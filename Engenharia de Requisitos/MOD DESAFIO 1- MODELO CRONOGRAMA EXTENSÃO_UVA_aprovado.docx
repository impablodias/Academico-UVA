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page" w:horzAnchor="margin" w:tblpY="3377"/>
        <w:tblW w:w="0" w:type="auto"/>
        <w:tblLook w:val="04A0" w:firstRow="1" w:lastRow="0" w:firstColumn="1" w:lastColumn="0" w:noHBand="0" w:noVBand="1"/>
      </w:tblPr>
      <w:tblGrid>
        <w:gridCol w:w="6346"/>
        <w:gridCol w:w="1376"/>
        <w:gridCol w:w="1377"/>
        <w:gridCol w:w="1377"/>
        <w:gridCol w:w="1377"/>
        <w:gridCol w:w="1377"/>
        <w:gridCol w:w="1329"/>
      </w:tblGrid>
      <w:tr w:rsidR="004D7E5D" w:rsidRPr="00E115F7" w14:paraId="531DB8AC" w14:textId="1B967D9B" w:rsidTr="00145CCF">
        <w:tc>
          <w:tcPr>
            <w:tcW w:w="6346" w:type="dxa"/>
          </w:tcPr>
          <w:p w14:paraId="058A31A3" w14:textId="3377F050" w:rsidR="004D7E5D" w:rsidRPr="00E115F7" w:rsidRDefault="004D7E5D" w:rsidP="00FB2FA7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ETAPA/TAREFA</w:t>
            </w:r>
          </w:p>
        </w:tc>
        <w:tc>
          <w:tcPr>
            <w:tcW w:w="1376" w:type="dxa"/>
          </w:tcPr>
          <w:p w14:paraId="219EFCFA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MÊS 1</w:t>
            </w:r>
          </w:p>
        </w:tc>
        <w:tc>
          <w:tcPr>
            <w:tcW w:w="1377" w:type="dxa"/>
          </w:tcPr>
          <w:p w14:paraId="6B5BD696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MÊS 2</w:t>
            </w:r>
          </w:p>
        </w:tc>
        <w:tc>
          <w:tcPr>
            <w:tcW w:w="1377" w:type="dxa"/>
          </w:tcPr>
          <w:p w14:paraId="3D443B8B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MÊS 3</w:t>
            </w:r>
          </w:p>
        </w:tc>
        <w:tc>
          <w:tcPr>
            <w:tcW w:w="1377" w:type="dxa"/>
          </w:tcPr>
          <w:p w14:paraId="7DAD117E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MÊS 4</w:t>
            </w:r>
          </w:p>
        </w:tc>
        <w:tc>
          <w:tcPr>
            <w:tcW w:w="1377" w:type="dxa"/>
          </w:tcPr>
          <w:p w14:paraId="73851258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MÊS 5</w:t>
            </w:r>
          </w:p>
        </w:tc>
        <w:tc>
          <w:tcPr>
            <w:tcW w:w="1329" w:type="dxa"/>
          </w:tcPr>
          <w:p w14:paraId="775D6E89" w14:textId="7777FEB6" w:rsidR="004D7E5D" w:rsidRDefault="004D7E5D" w:rsidP="00FB2FA7">
            <w:pPr>
              <w:spacing w:before="100" w:beforeAutospacing="1" w:after="100" w:afterAutospacing="1"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MÊS 6</w:t>
            </w:r>
          </w:p>
        </w:tc>
      </w:tr>
      <w:tr w:rsidR="004D7E5D" w:rsidRPr="00E115F7" w14:paraId="17B22495" w14:textId="56667132" w:rsidTr="00145CCF">
        <w:tc>
          <w:tcPr>
            <w:tcW w:w="6346" w:type="dxa"/>
          </w:tcPr>
          <w:p w14:paraId="36427E52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6" w:type="dxa"/>
          </w:tcPr>
          <w:p w14:paraId="2FF4CF7B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5DC8644B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6BBC7D71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39253CFB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64A1366F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3311714B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7E5D" w:rsidRPr="00E115F7" w14:paraId="52222D29" w14:textId="3F3413D3" w:rsidTr="00145CCF">
        <w:tc>
          <w:tcPr>
            <w:tcW w:w="6346" w:type="dxa"/>
          </w:tcPr>
          <w:p w14:paraId="28321CF5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6" w:type="dxa"/>
          </w:tcPr>
          <w:p w14:paraId="258D98A8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44261A9B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04D78148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5A8759E2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15900BD2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4BE96DBA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7E5D" w:rsidRPr="00E115F7" w14:paraId="382C32EA" w14:textId="55235DDF" w:rsidTr="00145CCF">
        <w:tc>
          <w:tcPr>
            <w:tcW w:w="6346" w:type="dxa"/>
          </w:tcPr>
          <w:p w14:paraId="042B6EBE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6" w:type="dxa"/>
          </w:tcPr>
          <w:p w14:paraId="11441145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7B5737EA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5C090085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6065D98A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3E575A33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48D52408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7E5D" w:rsidRPr="00E115F7" w14:paraId="4D921E80" w14:textId="33D40F96" w:rsidTr="00145CCF">
        <w:tc>
          <w:tcPr>
            <w:tcW w:w="6346" w:type="dxa"/>
          </w:tcPr>
          <w:p w14:paraId="12AA136D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6" w:type="dxa"/>
          </w:tcPr>
          <w:p w14:paraId="21B7FCF7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2A704455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2FFA37FD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2D42A6D9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7107A6AD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6966CEAC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7E5D" w:rsidRPr="00E115F7" w14:paraId="3FBEDBD1" w14:textId="28138CE1" w:rsidTr="00145CCF">
        <w:tc>
          <w:tcPr>
            <w:tcW w:w="6346" w:type="dxa"/>
          </w:tcPr>
          <w:p w14:paraId="79A904D0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6" w:type="dxa"/>
          </w:tcPr>
          <w:p w14:paraId="642AAA7A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53DB0188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13D697E0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2A8D1B35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025987E4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111058E6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7E5D" w:rsidRPr="00E115F7" w14:paraId="2F3508ED" w14:textId="3B2F3C22" w:rsidTr="00145CCF">
        <w:tc>
          <w:tcPr>
            <w:tcW w:w="6346" w:type="dxa"/>
          </w:tcPr>
          <w:p w14:paraId="1803BE4B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6" w:type="dxa"/>
          </w:tcPr>
          <w:p w14:paraId="62A7F3CC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6040CDEC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3128B765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02105D4F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48D85B58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1E22B042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7E5D" w:rsidRPr="00E115F7" w14:paraId="1B5A531C" w14:textId="33D08787" w:rsidTr="00145CCF">
        <w:tc>
          <w:tcPr>
            <w:tcW w:w="6346" w:type="dxa"/>
          </w:tcPr>
          <w:p w14:paraId="20A4414B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6" w:type="dxa"/>
          </w:tcPr>
          <w:p w14:paraId="5869A1E0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67740117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685AACB7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79A0CEC1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2928BFFF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61EC1EAE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7E5D" w:rsidRPr="00E115F7" w14:paraId="252B5501" w14:textId="3A61F4D8" w:rsidTr="00145CCF">
        <w:tc>
          <w:tcPr>
            <w:tcW w:w="6346" w:type="dxa"/>
          </w:tcPr>
          <w:p w14:paraId="733318DC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6" w:type="dxa"/>
          </w:tcPr>
          <w:p w14:paraId="0A4D98E6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5DEF7576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467A1BC4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5587F742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5C257CA3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5AFAD111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7E5D" w:rsidRPr="00E115F7" w14:paraId="304F8009" w14:textId="633367C5" w:rsidTr="00145CCF">
        <w:tc>
          <w:tcPr>
            <w:tcW w:w="6346" w:type="dxa"/>
          </w:tcPr>
          <w:p w14:paraId="0A68CE66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6" w:type="dxa"/>
          </w:tcPr>
          <w:p w14:paraId="71C2DA05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5B32F025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4C339EDF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7362AC46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2B77DC69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4620CE4D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7E5D" w:rsidRPr="00E115F7" w14:paraId="1E0E5ABF" w14:textId="739742BA" w:rsidTr="00145CCF">
        <w:tc>
          <w:tcPr>
            <w:tcW w:w="6346" w:type="dxa"/>
          </w:tcPr>
          <w:p w14:paraId="74EFB594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6" w:type="dxa"/>
          </w:tcPr>
          <w:p w14:paraId="2B15E694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023B8054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3FB6D1B6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6397F9A0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58505D0B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0CE7C2D9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7E5D" w:rsidRPr="00E115F7" w14:paraId="0184F1CA" w14:textId="322ABA40" w:rsidTr="00145CCF">
        <w:tc>
          <w:tcPr>
            <w:tcW w:w="6346" w:type="dxa"/>
          </w:tcPr>
          <w:p w14:paraId="27BC0C82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6" w:type="dxa"/>
          </w:tcPr>
          <w:p w14:paraId="743896C3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39FCB83E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2F34F0AD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1D01E1A2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6C39D3F3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2C3804AA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7E5D" w:rsidRPr="00E115F7" w14:paraId="09337CA3" w14:textId="7C17B84F" w:rsidTr="00145CCF">
        <w:tc>
          <w:tcPr>
            <w:tcW w:w="6346" w:type="dxa"/>
          </w:tcPr>
          <w:p w14:paraId="643C840F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6" w:type="dxa"/>
          </w:tcPr>
          <w:p w14:paraId="00A31DB4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0CB730B3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6AD4003E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621A3F39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23F85722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3506A4A3" w14:textId="77777777" w:rsidR="004D7E5D" w:rsidRPr="00E115F7" w:rsidRDefault="004D7E5D" w:rsidP="00FB2FA7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D98B495" w14:textId="6323EF72" w:rsidR="002F4678" w:rsidRDefault="002F4678"/>
    <w:tbl>
      <w:tblPr>
        <w:tblStyle w:val="Tabelacomgrade"/>
        <w:tblW w:w="14596" w:type="dxa"/>
        <w:tblLook w:val="04A0" w:firstRow="1" w:lastRow="0" w:firstColumn="1" w:lastColumn="0" w:noHBand="0" w:noVBand="1"/>
      </w:tblPr>
      <w:tblGrid>
        <w:gridCol w:w="3114"/>
        <w:gridCol w:w="11482"/>
      </w:tblGrid>
      <w:tr w:rsidR="00826857" w14:paraId="17E78FAB" w14:textId="77777777" w:rsidTr="00A644F9">
        <w:tc>
          <w:tcPr>
            <w:tcW w:w="3114" w:type="dxa"/>
          </w:tcPr>
          <w:p w14:paraId="6D11F2EC" w14:textId="41B2FB11" w:rsidR="00826857" w:rsidRDefault="00826857">
            <w:r>
              <w:t>TÍTULO DO PROJETO</w:t>
            </w:r>
          </w:p>
        </w:tc>
        <w:tc>
          <w:tcPr>
            <w:tcW w:w="11482" w:type="dxa"/>
          </w:tcPr>
          <w:p w14:paraId="64A137D3" w14:textId="7E2B6F25" w:rsidR="00826857" w:rsidRDefault="00826857"/>
        </w:tc>
      </w:tr>
      <w:tr w:rsidR="00826857" w14:paraId="10DCB94E" w14:textId="77777777" w:rsidTr="00A644F9">
        <w:tc>
          <w:tcPr>
            <w:tcW w:w="3114" w:type="dxa"/>
          </w:tcPr>
          <w:p w14:paraId="297F49D2" w14:textId="7650305A" w:rsidR="00826857" w:rsidRDefault="00C33C39">
            <w:r>
              <w:t>CURSO</w:t>
            </w:r>
          </w:p>
        </w:tc>
        <w:tc>
          <w:tcPr>
            <w:tcW w:w="11482" w:type="dxa"/>
          </w:tcPr>
          <w:p w14:paraId="133FC7B2" w14:textId="48DF3923" w:rsidR="00826857" w:rsidRDefault="00826857"/>
        </w:tc>
      </w:tr>
      <w:tr w:rsidR="00C33C39" w14:paraId="6439DB62" w14:textId="77777777" w:rsidTr="00A644F9">
        <w:tc>
          <w:tcPr>
            <w:tcW w:w="3114" w:type="dxa"/>
          </w:tcPr>
          <w:p w14:paraId="0DACF97F" w14:textId="7FAA5C14" w:rsidR="00C33C39" w:rsidRDefault="00007644">
            <w:r w:rsidRPr="00A644F9">
              <w:t>SEMESTRE</w:t>
            </w:r>
          </w:p>
        </w:tc>
        <w:tc>
          <w:tcPr>
            <w:tcW w:w="11482" w:type="dxa"/>
          </w:tcPr>
          <w:p w14:paraId="3FEC3855" w14:textId="77777777" w:rsidR="00C33C39" w:rsidRDefault="00C33C39"/>
        </w:tc>
      </w:tr>
      <w:tr w:rsidR="004314D2" w14:paraId="0C475141" w14:textId="77777777" w:rsidTr="00A644F9">
        <w:tc>
          <w:tcPr>
            <w:tcW w:w="3114" w:type="dxa"/>
          </w:tcPr>
          <w:p w14:paraId="2878A05A" w14:textId="5EF44346" w:rsidR="004314D2" w:rsidRDefault="004314D2">
            <w:r>
              <w:t>COMPONENTES DA EQUIPE</w:t>
            </w:r>
          </w:p>
        </w:tc>
        <w:tc>
          <w:tcPr>
            <w:tcW w:w="11482" w:type="dxa"/>
          </w:tcPr>
          <w:p w14:paraId="36AC550B" w14:textId="77777777" w:rsidR="004314D2" w:rsidRDefault="004314D2"/>
        </w:tc>
      </w:tr>
    </w:tbl>
    <w:p w14:paraId="3777FA61" w14:textId="77777777" w:rsidR="00FB2FA7" w:rsidRDefault="00FB2FA7"/>
    <w:p w14:paraId="226C2236" w14:textId="77777777" w:rsidR="004D7E5D" w:rsidRPr="004D7E5D" w:rsidRDefault="004D7E5D" w:rsidP="004D7E5D"/>
    <w:p w14:paraId="44DD1791" w14:textId="77777777" w:rsidR="004D7E5D" w:rsidRPr="004D7E5D" w:rsidRDefault="004D7E5D" w:rsidP="004D7E5D"/>
    <w:p w14:paraId="0E907D3D" w14:textId="10332CD8" w:rsidR="004D7E5D" w:rsidRPr="004D7E5D" w:rsidRDefault="004D7E5D" w:rsidP="00E4110B">
      <w:pPr>
        <w:tabs>
          <w:tab w:val="left" w:pos="13034"/>
        </w:tabs>
      </w:pPr>
      <w:r>
        <w:tab/>
      </w:r>
    </w:p>
    <w:p w14:paraId="0FEA312E" w14:textId="77777777" w:rsidR="004D7E5D" w:rsidRPr="004D7E5D" w:rsidDel="00E4110B" w:rsidRDefault="004D7E5D" w:rsidP="004D7E5D">
      <w:pPr>
        <w:rPr>
          <w:del w:id="0" w:author="Bruna de Carvalho Murat Vasconcellos" w:date="2024-10-17T23:54:00Z" w16du:dateUtc="2024-10-18T02:54:00Z"/>
        </w:rPr>
      </w:pPr>
    </w:p>
    <w:p w14:paraId="51450C47" w14:textId="77777777" w:rsidR="004D7E5D" w:rsidRPr="004D7E5D" w:rsidDel="00E4110B" w:rsidRDefault="004D7E5D" w:rsidP="004D7E5D">
      <w:pPr>
        <w:rPr>
          <w:del w:id="1" w:author="Bruna de Carvalho Murat Vasconcellos" w:date="2024-10-17T23:54:00Z" w16du:dateUtc="2024-10-18T02:54:00Z"/>
        </w:rPr>
      </w:pPr>
    </w:p>
    <w:p w14:paraId="2BBE33FE" w14:textId="77777777" w:rsidR="004D7E5D" w:rsidRPr="004D7E5D" w:rsidDel="00E4110B" w:rsidRDefault="004D7E5D" w:rsidP="004D7E5D">
      <w:pPr>
        <w:rPr>
          <w:del w:id="2" w:author="Bruna de Carvalho Murat Vasconcellos" w:date="2024-10-17T23:54:00Z" w16du:dateUtc="2024-10-18T02:54:00Z"/>
        </w:rPr>
      </w:pPr>
    </w:p>
    <w:p w14:paraId="589A61A0" w14:textId="77777777" w:rsidR="004D7E5D" w:rsidRPr="004D7E5D" w:rsidDel="00E4110B" w:rsidRDefault="004D7E5D" w:rsidP="004D7E5D">
      <w:pPr>
        <w:rPr>
          <w:del w:id="3" w:author="Bruna de Carvalho Murat Vasconcellos" w:date="2024-10-17T23:54:00Z" w16du:dateUtc="2024-10-18T02:54:00Z"/>
        </w:rPr>
      </w:pPr>
    </w:p>
    <w:p w14:paraId="59FF56A8" w14:textId="08AC7AC2" w:rsidR="004D7E5D" w:rsidRPr="004D7E5D" w:rsidDel="00E4110B" w:rsidRDefault="004D7E5D" w:rsidP="004D7E5D">
      <w:pPr>
        <w:rPr>
          <w:del w:id="4" w:author="Bruna de Carvalho Murat Vasconcellos" w:date="2024-10-17T23:55:00Z" w16du:dateUtc="2024-10-18T02:55:00Z"/>
        </w:rPr>
      </w:pPr>
    </w:p>
    <w:p w14:paraId="771F3F89" w14:textId="5BEE20DE" w:rsidR="004D7E5D" w:rsidRPr="004D7E5D" w:rsidDel="00E4110B" w:rsidRDefault="004D7E5D" w:rsidP="004D7E5D">
      <w:pPr>
        <w:rPr>
          <w:del w:id="5" w:author="Bruna de Carvalho Murat Vasconcellos" w:date="2024-10-17T23:55:00Z" w16du:dateUtc="2024-10-18T02:55:00Z"/>
        </w:rPr>
      </w:pPr>
    </w:p>
    <w:p w14:paraId="0B6CD916" w14:textId="596FCDEC" w:rsidR="004D7E5D" w:rsidRPr="004D7E5D" w:rsidDel="00E4110B" w:rsidRDefault="004D7E5D" w:rsidP="004D7E5D">
      <w:pPr>
        <w:rPr>
          <w:del w:id="6" w:author="Bruna de Carvalho Murat Vasconcellos" w:date="2024-10-17T23:55:00Z" w16du:dateUtc="2024-10-18T02:55:00Z"/>
        </w:rPr>
      </w:pPr>
    </w:p>
    <w:p w14:paraId="0B0F35CC" w14:textId="313BB871" w:rsidR="004D7E5D" w:rsidRPr="004D7E5D" w:rsidDel="00E4110B" w:rsidRDefault="004D7E5D" w:rsidP="004D7E5D">
      <w:pPr>
        <w:rPr>
          <w:del w:id="7" w:author="Bruna de Carvalho Murat Vasconcellos" w:date="2024-10-17T23:55:00Z" w16du:dateUtc="2024-10-18T02:55:00Z"/>
        </w:rPr>
      </w:pPr>
    </w:p>
    <w:p w14:paraId="23585EA2" w14:textId="77777777" w:rsidR="004D7E5D" w:rsidRPr="004D7E5D" w:rsidRDefault="004D7E5D" w:rsidP="004D7E5D"/>
    <w:sectPr w:rsidR="004D7E5D" w:rsidRPr="004D7E5D" w:rsidSect="00C33C39">
      <w:headerReference w:type="default" r:id="rId6"/>
      <w:footerReference w:type="default" r:id="rId7"/>
      <w:pgSz w:w="16838" w:h="11906" w:orient="landscape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3EB5B1" w14:textId="77777777" w:rsidR="004E2505" w:rsidRDefault="004E2505" w:rsidP="00826857">
      <w:pPr>
        <w:spacing w:after="0" w:line="240" w:lineRule="auto"/>
      </w:pPr>
      <w:r>
        <w:separator/>
      </w:r>
    </w:p>
  </w:endnote>
  <w:endnote w:type="continuationSeparator" w:id="0">
    <w:p w14:paraId="5EBEF9C1" w14:textId="77777777" w:rsidR="004E2505" w:rsidRDefault="004E2505" w:rsidP="00826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10BE1A" w14:textId="2E689D9B" w:rsidR="00B66312" w:rsidRDefault="00B66312">
    <w:pPr>
      <w:pStyle w:val="Rodap"/>
    </w:pPr>
    <w:ins w:id="8" w:author="Bruna de Carvalho Murat Vasconcellos" w:date="2024-10-18T00:02:00Z" w16du:dateUtc="2024-10-18T03:02:00Z">
      <w:r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E730EAF" wp14:editId="080E53F0">
            <wp:simplePos x="0" y="0"/>
            <wp:positionH relativeFrom="column">
              <wp:posOffset>8147713</wp:posOffset>
            </wp:positionH>
            <wp:positionV relativeFrom="paragraph">
              <wp:posOffset>13648</wp:posOffset>
            </wp:positionV>
            <wp:extent cx="1389600" cy="410400"/>
            <wp:effectExtent l="0" t="0" r="1270" b="8890"/>
            <wp:wrapNone/>
            <wp:docPr id="10221318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31823" name="Imagem 1022131823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9600" cy="41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3194D3" w14:textId="77777777" w:rsidR="004E2505" w:rsidRDefault="004E2505" w:rsidP="00826857">
      <w:pPr>
        <w:spacing w:after="0" w:line="240" w:lineRule="auto"/>
      </w:pPr>
      <w:r>
        <w:separator/>
      </w:r>
    </w:p>
  </w:footnote>
  <w:footnote w:type="continuationSeparator" w:id="0">
    <w:p w14:paraId="3478AF35" w14:textId="77777777" w:rsidR="004E2505" w:rsidRDefault="004E2505" w:rsidP="008268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B04FA2" w14:textId="563BAE4B" w:rsidR="00826857" w:rsidRDefault="00826857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EBBABE" wp14:editId="4A9A606B">
              <wp:simplePos x="0" y="0"/>
              <wp:positionH relativeFrom="page">
                <wp:posOffset>314960</wp:posOffset>
              </wp:positionH>
              <wp:positionV relativeFrom="page">
                <wp:posOffset>508027</wp:posOffset>
              </wp:positionV>
              <wp:extent cx="914400" cy="283464"/>
              <wp:effectExtent l="0" t="0" r="1270" b="2540"/>
              <wp:wrapNone/>
              <wp:docPr id="17" name="Retângulo 17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ítulo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EndPr/>
                          <w:sdtContent>
                            <w:p w14:paraId="4AE5897C" w14:textId="21D66CF0" w:rsidR="00826857" w:rsidRDefault="004D7E5D">
                              <w:pPr>
                                <w:pStyle w:val="SemEspaamento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 xml:space="preserve">CRONOGRAMA </w:t>
                              </w:r>
                              <w:r w:rsidR="001B57EB"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DE ATIVIDADES - EXTENSÃO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EBBABE" id="Retângulo 17" o:spid="_x0000_s1026" alt="Título: Document Title" style="position:absolute;margin-left:24.8pt;margin-top:40pt;width:1in;height:22.3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" fillcolor="#44546a [3215]" stroked="f" strokeweight="1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ítulo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Content>
                      <w:p w14:paraId="4AE5897C" w14:textId="21D66CF0" w:rsidR="00826857" w:rsidRDefault="004D7E5D">
                        <w:pPr>
                          <w:pStyle w:val="SemEspaamento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 xml:space="preserve">CRONOGRAMA </w:t>
                        </w:r>
                        <w:r w:rsidR="001B57EB"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DE ATIVIDADES - EXTENSÃO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203F4BD5" w14:textId="77777777" w:rsidR="00826857" w:rsidRDefault="00826857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Bruna de Carvalho Murat Vasconcellos">
    <w15:presenceInfo w15:providerId="AD" w15:userId="S::brumurat@uva.br::3e87c3e0-f887-458a-aa64-5b06931ade5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5F7"/>
    <w:rsid w:val="00007644"/>
    <w:rsid w:val="000305E6"/>
    <w:rsid w:val="00145CCF"/>
    <w:rsid w:val="00182BF2"/>
    <w:rsid w:val="00190BF9"/>
    <w:rsid w:val="00197155"/>
    <w:rsid w:val="001B4305"/>
    <w:rsid w:val="001B57EB"/>
    <w:rsid w:val="00276EBB"/>
    <w:rsid w:val="002F4678"/>
    <w:rsid w:val="003103F8"/>
    <w:rsid w:val="004278B5"/>
    <w:rsid w:val="004314D2"/>
    <w:rsid w:val="004D7E5D"/>
    <w:rsid w:val="004E2505"/>
    <w:rsid w:val="00514C75"/>
    <w:rsid w:val="005A6F9B"/>
    <w:rsid w:val="00641E90"/>
    <w:rsid w:val="006D3605"/>
    <w:rsid w:val="007966B4"/>
    <w:rsid w:val="007A05E6"/>
    <w:rsid w:val="00826857"/>
    <w:rsid w:val="00834151"/>
    <w:rsid w:val="00945643"/>
    <w:rsid w:val="00956C75"/>
    <w:rsid w:val="009E2A89"/>
    <w:rsid w:val="00A21EFF"/>
    <w:rsid w:val="00A644F9"/>
    <w:rsid w:val="00AF0C5B"/>
    <w:rsid w:val="00B66312"/>
    <w:rsid w:val="00C33C39"/>
    <w:rsid w:val="00C405B2"/>
    <w:rsid w:val="00C74C8B"/>
    <w:rsid w:val="00CE26BE"/>
    <w:rsid w:val="00D33A58"/>
    <w:rsid w:val="00D56AC0"/>
    <w:rsid w:val="00D6547A"/>
    <w:rsid w:val="00E115F7"/>
    <w:rsid w:val="00E4110B"/>
    <w:rsid w:val="00E97628"/>
    <w:rsid w:val="00F82AE5"/>
    <w:rsid w:val="00FB2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AB46C3"/>
  <w15:chartTrackingRefBased/>
  <w15:docId w15:val="{1C16F4C0-826F-4B6A-A502-CC3C86432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11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8268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6857"/>
  </w:style>
  <w:style w:type="paragraph" w:styleId="Rodap">
    <w:name w:val="footer"/>
    <w:basedOn w:val="Normal"/>
    <w:link w:val="RodapChar"/>
    <w:uiPriority w:val="99"/>
    <w:unhideWhenUsed/>
    <w:rsid w:val="008268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6857"/>
  </w:style>
  <w:style w:type="paragraph" w:styleId="SemEspaamento">
    <w:name w:val="No Spacing"/>
    <w:uiPriority w:val="1"/>
    <w:qFormat/>
    <w:rsid w:val="00826857"/>
    <w:pPr>
      <w:spacing w:after="0" w:line="240" w:lineRule="auto"/>
    </w:pPr>
    <w:rPr>
      <w:rFonts w:eastAsiaTheme="minorEastAsia"/>
      <w:lang w:val="en-US" w:eastAsia="zh-CN"/>
    </w:rPr>
  </w:style>
  <w:style w:type="paragraph" w:styleId="Reviso">
    <w:name w:val="Revision"/>
    <w:hidden/>
    <w:uiPriority w:val="99"/>
    <w:semiHidden/>
    <w:rsid w:val="004D7E5D"/>
    <w:pPr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4D7E5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D7E5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D7E5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D7E5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D7E5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35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CRONOGRAMA DE ATIVIDADES - EXTENSÃO</dc:title>
  <dc:subject/>
  <dc:creator>Camila Pigozzo</dc:creator>
  <cp:keywords/>
  <dc:description/>
  <cp:lastModifiedBy>Bruna de Carvalho Murat Vasconcellos</cp:lastModifiedBy>
  <cp:revision>15</cp:revision>
  <dcterms:created xsi:type="dcterms:W3CDTF">2024-10-18T02:51:00Z</dcterms:created>
  <dcterms:modified xsi:type="dcterms:W3CDTF">2024-10-22T18:37:00Z</dcterms:modified>
</cp:coreProperties>
</file>